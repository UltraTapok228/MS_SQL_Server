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1600" w14:textId="46AA5477" w:rsidR="00FB6A94" w:rsidRDefault="007266E7" w:rsidP="00FB6A94">
      <w:pPr>
        <w:pStyle w:val="a3"/>
        <w:rPr>
          <w:ins w:id="0" w:author="Глухов Максим" w:date="2026-09-30T15:12:00Z" w16du:dateUtc="2026-09-30T12:12:00Z"/>
        </w:rPr>
      </w:pPr>
      <w:r>
        <w:t>Самостоятельная работа по SQL Server (T-SQL)</w:t>
      </w:r>
      <w:r>
        <w:br/>
      </w:r>
      <w:r>
        <w:br/>
        <w:t>---</w:t>
      </w:r>
      <w:r>
        <w:br/>
      </w:r>
      <w:r>
        <w:br/>
        <w:t xml:space="preserve">Часть 1. Теоретические вопросы </w:t>
      </w:r>
      <w:r>
        <w:br/>
      </w:r>
      <w:r>
        <w:br/>
        <w:t>Ответьте кратко (2–4 предложения):</w:t>
      </w:r>
      <w:r>
        <w:br/>
      </w:r>
      <w:r>
        <w:br/>
        <w:t>1. В чём разница между WHERE и HAVING?</w:t>
      </w:r>
    </w:p>
    <w:p w14:paraId="6F2BCD90" w14:textId="6C154D18" w:rsidR="00FB6A94" w:rsidRDefault="00FB6A94" w:rsidP="00FB6A94">
      <w:pPr>
        <w:pStyle w:val="a3"/>
        <w:numPr>
          <w:ilvl w:val="0"/>
          <w:numId w:val="2"/>
        </w:numPr>
        <w:rPr>
          <w:ins w:id="1" w:author="Глухов Максим" w:date="2026-09-30T15:21:00Z" w16du:dateUtc="2026-09-30T12:21:00Z"/>
        </w:rPr>
      </w:pPr>
      <w:ins w:id="2" w:author="Глухов Максим" w:date="2026-09-30T15:19:00Z" w16du:dateUtc="2026-09-30T12:19:00Z">
        <w:r>
          <w:rPr>
            <w:lang w:val="en-US"/>
          </w:rPr>
          <w:t>WHERE</w:t>
        </w:r>
        <w:r w:rsidRPr="00FB6A94">
          <w:rPr>
            <w:rPrChange w:id="3" w:author="Глухов Максим" w:date="2026-09-30T15:19:00Z" w16du:dateUtc="2026-09-30T12:19:00Z">
              <w:rPr>
                <w:lang w:val="en-US"/>
              </w:rPr>
            </w:rPrChange>
          </w:rPr>
          <w:t xml:space="preserve"> – </w:t>
        </w:r>
        <w:r>
          <w:t>отсекает строки до группир</w:t>
        </w:r>
      </w:ins>
      <w:ins w:id="4" w:author="Глухов Максим" w:date="2026-09-30T15:20:00Z" w16du:dateUtc="2026-09-30T12:20:00Z">
        <w:r>
          <w:t>овки</w:t>
        </w:r>
      </w:ins>
      <w:ins w:id="5" w:author="Глухов Максим" w:date="2026-09-30T15:22:00Z" w16du:dateUtc="2026-09-30T12:22:00Z">
        <w:r w:rsidR="00F55BD5">
          <w:t>, работает с колонками таблицы</w:t>
        </w:r>
      </w:ins>
    </w:p>
    <w:p w14:paraId="761ED480" w14:textId="498DBC40" w:rsidR="00F55BD5" w:rsidRPr="00FB6A94" w:rsidRDefault="00F55BD5" w:rsidP="00FB6A94">
      <w:pPr>
        <w:pStyle w:val="a3"/>
        <w:numPr>
          <w:ilvl w:val="0"/>
          <w:numId w:val="2"/>
        </w:numPr>
        <w:rPr>
          <w:ins w:id="6" w:author="Глухов Максим" w:date="2026-09-30T15:12:00Z" w16du:dateUtc="2026-09-30T12:12:00Z"/>
          <w:rPrChange w:id="7" w:author="Глухов Максим" w:date="2026-09-30T15:19:00Z" w16du:dateUtc="2026-09-30T12:19:00Z">
            <w:rPr>
              <w:ins w:id="8" w:author="Глухов Максим" w:date="2026-09-30T15:12:00Z" w16du:dateUtc="2026-09-30T12:12:00Z"/>
              <w:lang w:val="en-US"/>
            </w:rPr>
          </w:rPrChange>
        </w:rPr>
        <w:pPrChange w:id="9" w:author="Глухов Максим" w:date="2026-09-30T15:13:00Z" w16du:dateUtc="2026-09-30T12:13:00Z">
          <w:pPr>
            <w:pStyle w:val="a3"/>
          </w:pPr>
        </w:pPrChange>
      </w:pPr>
      <w:ins w:id="10" w:author="Глухов Максим" w:date="2026-09-30T15:21:00Z" w16du:dateUtc="2026-09-30T12:21:00Z">
        <w:r>
          <w:rPr>
            <w:lang w:val="en-US"/>
          </w:rPr>
          <w:t xml:space="preserve">HAVING </w:t>
        </w:r>
        <w:r>
          <w:t>– фильтрует готовые группы</w:t>
        </w:r>
      </w:ins>
    </w:p>
    <w:p w14:paraId="1F01A04B" w14:textId="77777777" w:rsidR="00F55BD5" w:rsidRDefault="007266E7" w:rsidP="00FB6A94">
      <w:pPr>
        <w:pStyle w:val="a3"/>
        <w:rPr>
          <w:ins w:id="11" w:author="Глухов Максим" w:date="2026-09-30T15:22:00Z" w16du:dateUtc="2026-09-30T12:22:00Z"/>
        </w:rPr>
      </w:pPr>
      <w:r>
        <w:br/>
        <w:t>2. Чем UNION отличается от UNION ALL?</w:t>
      </w:r>
    </w:p>
    <w:p w14:paraId="2129CDEA" w14:textId="4E30F71D" w:rsidR="00F55BD5" w:rsidRDefault="00F55BD5" w:rsidP="00F55BD5">
      <w:pPr>
        <w:pStyle w:val="a3"/>
        <w:numPr>
          <w:ilvl w:val="0"/>
          <w:numId w:val="2"/>
        </w:numPr>
        <w:rPr>
          <w:ins w:id="12" w:author="Глухов Максим" w:date="2026-09-30T15:24:00Z" w16du:dateUtc="2026-09-30T12:24:00Z"/>
        </w:rPr>
      </w:pPr>
      <w:ins w:id="13" w:author="Глухов Максим" w:date="2026-09-30T15:23:00Z" w16du:dateUtc="2026-09-30T12:23:00Z">
        <w:r>
          <w:rPr>
            <w:lang w:val="en-US"/>
          </w:rPr>
          <w:t>UNION</w:t>
        </w:r>
        <w:r w:rsidRPr="00F55BD5">
          <w:rPr>
            <w:rPrChange w:id="14" w:author="Глухов Максим" w:date="2026-09-30T15:24:00Z" w16du:dateUtc="2026-09-30T12:24:00Z">
              <w:rPr>
                <w:lang w:val="en-US"/>
              </w:rPr>
            </w:rPrChange>
          </w:rPr>
          <w:t xml:space="preserve"> </w:t>
        </w:r>
      </w:ins>
      <w:ins w:id="15" w:author="Глухов Максим" w:date="2026-09-30T15:24:00Z" w16du:dateUtc="2026-09-30T12:24:00Z">
        <w:r w:rsidRPr="00F55BD5">
          <w:rPr>
            <w:rPrChange w:id="16" w:author="Глухов Максим" w:date="2026-09-30T15:24:00Z" w16du:dateUtc="2026-09-30T12:24:00Z">
              <w:rPr>
                <w:lang w:val="en-US"/>
              </w:rPr>
            </w:rPrChange>
          </w:rPr>
          <w:t>–</w:t>
        </w:r>
      </w:ins>
      <w:ins w:id="17" w:author="Глухов Максим" w:date="2026-09-30T15:23:00Z" w16du:dateUtc="2026-09-30T12:23:00Z">
        <w:r w:rsidRPr="00F55BD5">
          <w:rPr>
            <w:rPrChange w:id="18" w:author="Глухов Максим" w:date="2026-09-30T15:24:00Z" w16du:dateUtc="2026-09-30T12:24:00Z">
              <w:rPr>
                <w:lang w:val="en-US"/>
              </w:rPr>
            </w:rPrChange>
          </w:rPr>
          <w:t xml:space="preserve"> </w:t>
        </w:r>
      </w:ins>
      <w:ins w:id="19" w:author="Глухов Максим" w:date="2026-09-30T15:24:00Z" w16du:dateUtc="2026-09-30T12:24:00Z">
        <w:r>
          <w:t>соединяет результаты и удаляет дубликаты</w:t>
        </w:r>
      </w:ins>
    </w:p>
    <w:p w14:paraId="64F533E4" w14:textId="4A23CBA6" w:rsidR="00F55BD5" w:rsidRDefault="00F55BD5" w:rsidP="00F55BD5">
      <w:pPr>
        <w:pStyle w:val="a3"/>
        <w:numPr>
          <w:ilvl w:val="0"/>
          <w:numId w:val="2"/>
        </w:numPr>
        <w:rPr>
          <w:ins w:id="20" w:author="Глухов Максим" w:date="2026-09-30T15:22:00Z" w16du:dateUtc="2026-09-30T12:22:00Z"/>
        </w:rPr>
      </w:pPr>
      <w:ins w:id="21" w:author="Глухов Максим" w:date="2026-09-30T15:24:00Z" w16du:dateUtc="2026-09-30T12:24:00Z">
        <w:r>
          <w:rPr>
            <w:lang w:val="en-US"/>
          </w:rPr>
          <w:t>UNION</w:t>
        </w:r>
        <w:r w:rsidRPr="00F55BD5">
          <w:rPr>
            <w:rPrChange w:id="22" w:author="Глухов Максим" w:date="2026-09-30T15:24:00Z" w16du:dateUtc="2026-09-30T12:2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ALL</w:t>
        </w:r>
        <w:r w:rsidRPr="00F55BD5">
          <w:rPr>
            <w:rPrChange w:id="23" w:author="Глухов Максим" w:date="2026-09-30T15:24:00Z" w16du:dateUtc="2026-09-30T12:24:00Z">
              <w:rPr>
                <w:lang w:val="en-US"/>
              </w:rPr>
            </w:rPrChange>
          </w:rPr>
          <w:t xml:space="preserve"> – </w:t>
        </w:r>
        <w:r>
          <w:t xml:space="preserve">складывает резульаты </w:t>
        </w:r>
      </w:ins>
      <w:ins w:id="24" w:author="Глухов Максим" w:date="2026-09-30T15:25:00Z" w16du:dateUtc="2026-09-30T12:25:00Z">
        <w:r>
          <w:t>в том числе повторяющиеся строки</w:t>
        </w:r>
      </w:ins>
    </w:p>
    <w:p w14:paraId="1C6ACFCC" w14:textId="77777777" w:rsidR="00F55BD5" w:rsidRDefault="007266E7" w:rsidP="00F55BD5">
      <w:pPr>
        <w:pStyle w:val="a3"/>
        <w:rPr>
          <w:ins w:id="25" w:author="Глухов Максим" w:date="2026-09-30T15:25:00Z" w16du:dateUtc="2026-09-30T12:25:00Z"/>
        </w:rPr>
      </w:pPr>
      <w:r>
        <w:br/>
        <w:t>3. Что такое APPLY и в чём разница между CROSS APPLY и OUTER APPLY?</w:t>
      </w:r>
    </w:p>
    <w:p w14:paraId="20182AE5" w14:textId="2E624D43" w:rsidR="00F55BD5" w:rsidRDefault="00285726" w:rsidP="00285726">
      <w:pPr>
        <w:pStyle w:val="a3"/>
        <w:numPr>
          <w:ilvl w:val="0"/>
          <w:numId w:val="2"/>
        </w:numPr>
        <w:rPr>
          <w:ins w:id="26" w:author="Глухов Максим" w:date="2026-09-30T15:36:00Z" w16du:dateUtc="2026-09-30T12:36:00Z"/>
        </w:rPr>
      </w:pPr>
      <w:ins w:id="27" w:author="Глухов Максим" w:date="2026-09-30T15:35:00Z" w16du:dateUtc="2026-09-30T12:35:00Z">
        <w:r>
          <w:t xml:space="preserve">С помощью </w:t>
        </w:r>
        <w:r>
          <w:rPr>
            <w:lang w:val="en-US"/>
          </w:rPr>
          <w:t>APPLY</w:t>
        </w:r>
        <w:r w:rsidRPr="00285726">
          <w:rPr>
            <w:rPrChange w:id="28" w:author="Глухов Максим" w:date="2026-09-30T15:35:00Z" w16du:dateUtc="2026-09-30T12:35:00Z">
              <w:rPr>
                <w:lang w:val="en-US"/>
              </w:rPr>
            </w:rPrChange>
          </w:rPr>
          <w:t xml:space="preserve"> </w:t>
        </w:r>
        <w:r>
          <w:t>можно вызвать функцию для каждой строки внешнего набора</w:t>
        </w:r>
      </w:ins>
    </w:p>
    <w:p w14:paraId="5AF6779B" w14:textId="16A19A93" w:rsidR="00285726" w:rsidRDefault="00285726" w:rsidP="00285726">
      <w:pPr>
        <w:pStyle w:val="a3"/>
        <w:numPr>
          <w:ilvl w:val="0"/>
          <w:numId w:val="2"/>
        </w:numPr>
        <w:rPr>
          <w:ins w:id="29" w:author="Глухов Максим" w:date="2026-09-30T15:36:00Z" w16du:dateUtc="2026-09-30T12:36:00Z"/>
        </w:rPr>
      </w:pPr>
      <w:ins w:id="30" w:author="Глухов Максим" w:date="2026-09-30T15:36:00Z" w16du:dateUtc="2026-09-30T12:36:00Z">
        <w:r>
          <w:rPr>
            <w:lang w:val="en-US"/>
          </w:rPr>
          <w:t>CROSS</w:t>
        </w:r>
        <w:r w:rsidRPr="00285726">
          <w:rPr>
            <w:rPrChange w:id="31" w:author="Глухов Максим" w:date="2026-09-30T15:36:00Z" w16du:dateUtc="2026-09-30T12:3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APPLY</w:t>
        </w:r>
        <w:r w:rsidRPr="00285726">
          <w:rPr>
            <w:rPrChange w:id="32" w:author="Глухов Максим" w:date="2026-09-30T15:36:00Z" w16du:dateUtc="2026-09-30T12:36:00Z">
              <w:rPr>
                <w:lang w:val="en-US"/>
              </w:rPr>
            </w:rPrChange>
          </w:rPr>
          <w:t xml:space="preserve"> </w:t>
        </w:r>
        <w:r>
          <w:t>оставит только строки где функция вернула результат</w:t>
        </w:r>
      </w:ins>
    </w:p>
    <w:p w14:paraId="37270995" w14:textId="37BC7E20" w:rsidR="00285726" w:rsidRDefault="00285726" w:rsidP="00285726">
      <w:pPr>
        <w:pStyle w:val="a3"/>
        <w:numPr>
          <w:ilvl w:val="0"/>
          <w:numId w:val="2"/>
        </w:numPr>
        <w:rPr>
          <w:ins w:id="33" w:author="Глухов Максим" w:date="2026-09-30T15:25:00Z" w16du:dateUtc="2026-09-30T12:25:00Z"/>
        </w:rPr>
        <w:pPrChange w:id="34" w:author="Глухов Максим" w:date="2026-09-30T15:31:00Z" w16du:dateUtc="2026-09-30T12:31:00Z">
          <w:pPr>
            <w:pStyle w:val="a3"/>
          </w:pPr>
        </w:pPrChange>
      </w:pPr>
      <w:ins w:id="35" w:author="Глухов Максим" w:date="2026-09-30T15:36:00Z" w16du:dateUtc="2026-09-30T12:36:00Z">
        <w:r>
          <w:rPr>
            <w:lang w:val="en-US"/>
          </w:rPr>
          <w:t>OUTER</w:t>
        </w:r>
        <w:r w:rsidRPr="00285726">
          <w:rPr>
            <w:rPrChange w:id="36" w:author="Глухов Максим" w:date="2026-09-30T15:38:00Z" w16du:dateUtc="2026-09-30T12:38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APPLY</w:t>
        </w:r>
      </w:ins>
      <w:ins w:id="37" w:author="Глухов Максим" w:date="2026-09-30T15:37:00Z" w16du:dateUtc="2026-09-30T12:37:00Z">
        <w:r w:rsidRPr="00285726">
          <w:rPr>
            <w:rPrChange w:id="38" w:author="Глухов Максим" w:date="2026-09-30T15:38:00Z" w16du:dateUtc="2026-09-30T12:38:00Z">
              <w:rPr>
                <w:lang w:val="en-US"/>
              </w:rPr>
            </w:rPrChange>
          </w:rPr>
          <w:t xml:space="preserve"> </w:t>
        </w:r>
        <w:r>
          <w:t>добавляет</w:t>
        </w:r>
      </w:ins>
      <w:ins w:id="39" w:author="Глухов Максим" w:date="2026-09-30T15:38:00Z" w16du:dateUtc="2026-09-30T12:38:00Z">
        <w:r>
          <w:t xml:space="preserve"> пустые результаты с помощью </w:t>
        </w:r>
      </w:ins>
      <w:ins w:id="40" w:author="Глухов Максим" w:date="2026-09-30T15:39:00Z" w16du:dateUtc="2026-09-30T12:39:00Z">
        <w:r>
          <w:rPr>
            <w:lang w:val="en-US"/>
          </w:rPr>
          <w:t>NULL</w:t>
        </w:r>
      </w:ins>
    </w:p>
    <w:p w14:paraId="6144D586" w14:textId="77777777" w:rsidR="00F55BD5" w:rsidRDefault="007266E7" w:rsidP="00F55BD5">
      <w:pPr>
        <w:pStyle w:val="a3"/>
        <w:rPr>
          <w:ins w:id="41" w:author="Глухов Максим" w:date="2026-09-30T15:27:00Z" w16du:dateUtc="2026-09-30T12:27:00Z"/>
          <w:lang w:val="en-US"/>
        </w:rPr>
      </w:pPr>
      <w:r>
        <w:br/>
        <w:t>4. Чем отличается VIEW от хранимой процедуры? Приведите по одному примеру, когда что использовать.</w:t>
      </w:r>
    </w:p>
    <w:p w14:paraId="15C71CA5" w14:textId="73F1276F" w:rsidR="00F55BD5" w:rsidRDefault="00F55BD5" w:rsidP="00F55BD5">
      <w:pPr>
        <w:pStyle w:val="a3"/>
        <w:numPr>
          <w:ilvl w:val="0"/>
          <w:numId w:val="2"/>
        </w:numPr>
        <w:rPr>
          <w:ins w:id="42" w:author="Глухов Максим" w:date="2026-09-30T15:30:00Z" w16du:dateUtc="2026-09-30T12:30:00Z"/>
        </w:rPr>
      </w:pPr>
      <w:ins w:id="43" w:author="Глухов Максим" w:date="2026-09-30T15:29:00Z" w16du:dateUtc="2026-09-30T12:29:00Z">
        <w:r>
          <w:rPr>
            <w:lang w:val="en-US"/>
          </w:rPr>
          <w:t>VIEWS</w:t>
        </w:r>
        <w:r w:rsidRPr="00F55BD5">
          <w:rPr>
            <w:rPrChange w:id="44" w:author="Глухов Максим" w:date="2026-09-30T15:29:00Z" w16du:dateUtc="2026-09-30T12:29:00Z">
              <w:rPr>
                <w:lang w:val="en-US"/>
              </w:rPr>
            </w:rPrChange>
          </w:rPr>
          <w:t xml:space="preserve"> </w:t>
        </w:r>
        <w:r>
          <w:t xml:space="preserve">– выражения языка </w:t>
        </w:r>
        <w:r>
          <w:rPr>
            <w:lang w:val="en-US"/>
          </w:rPr>
          <w:t>sql</w:t>
        </w:r>
        <w:r w:rsidRPr="00F55BD5">
          <w:rPr>
            <w:rPrChange w:id="45" w:author="Глухов Максим" w:date="2026-09-30T15:29:00Z" w16du:dateUtc="2026-09-30T12:29:00Z">
              <w:rPr>
                <w:lang w:val="en-US"/>
              </w:rPr>
            </w:rPrChange>
          </w:rPr>
          <w:t xml:space="preserve">, </w:t>
        </w:r>
        <w:r>
          <w:t>они возвращаю</w:t>
        </w:r>
      </w:ins>
      <w:ins w:id="46" w:author="Глухов Максим" w:date="2026-09-30T15:30:00Z" w16du:dateUtc="2026-09-30T12:30:00Z">
        <w:r>
          <w:t>т набор данных в виде таблицы</w:t>
        </w:r>
      </w:ins>
    </w:p>
    <w:p w14:paraId="45F232C7" w14:textId="1414C426" w:rsidR="00F55BD5" w:rsidRPr="00F55BD5" w:rsidRDefault="00F55BD5" w:rsidP="00F55BD5">
      <w:pPr>
        <w:pStyle w:val="a3"/>
        <w:numPr>
          <w:ilvl w:val="0"/>
          <w:numId w:val="2"/>
        </w:numPr>
        <w:rPr>
          <w:ins w:id="47" w:author="Глухов Максим" w:date="2026-09-30T15:27:00Z" w16du:dateUtc="2026-09-30T12:27:00Z"/>
          <w:rPrChange w:id="48" w:author="Глухов Максим" w:date="2026-09-30T15:29:00Z" w16du:dateUtc="2026-09-30T12:29:00Z">
            <w:rPr>
              <w:ins w:id="49" w:author="Глухов Максим" w:date="2026-09-30T15:27:00Z" w16du:dateUtc="2026-09-30T12:27:00Z"/>
              <w:lang w:val="en-US"/>
            </w:rPr>
          </w:rPrChange>
        </w:rPr>
        <w:pPrChange w:id="50" w:author="Глухов Максим" w:date="2026-09-30T15:29:00Z" w16du:dateUtc="2026-09-30T12:29:00Z">
          <w:pPr>
            <w:pStyle w:val="a3"/>
          </w:pPr>
        </w:pPrChange>
      </w:pPr>
      <w:ins w:id="51" w:author="Глухов Максим" w:date="2026-09-30T15:30:00Z" w16du:dateUtc="2026-09-30T12:30:00Z">
        <w:r>
          <w:t xml:space="preserve">Хранимые процедуры – выполняют код на </w:t>
        </w:r>
        <w:r>
          <w:rPr>
            <w:lang w:val="en-US"/>
          </w:rPr>
          <w:t>sql</w:t>
        </w:r>
        <w:r w:rsidRPr="00F55BD5">
          <w:rPr>
            <w:rPrChange w:id="52" w:author="Глухов Максим" w:date="2026-09-30T15:30:00Z" w16du:dateUtc="2026-09-30T12:30:00Z">
              <w:rPr>
                <w:lang w:val="en-US"/>
              </w:rPr>
            </w:rPrChange>
          </w:rPr>
          <w:t xml:space="preserve"> </w:t>
        </w:r>
        <w:r>
          <w:t xml:space="preserve">по отношению к данным к БД, </w:t>
        </w:r>
      </w:ins>
      <w:ins w:id="53" w:author="Глухов Максим" w:date="2026-09-30T15:31:00Z" w16du:dateUtc="2026-09-30T12:31:00Z">
        <w:r w:rsidR="00285726">
          <w:t>например получение или изменение данных</w:t>
        </w:r>
      </w:ins>
      <w:ins w:id="54" w:author="Глухов Максим" w:date="2026-09-30T15:40:00Z" w16du:dateUtc="2026-09-30T12:40:00Z">
        <w:r w:rsidR="00285726">
          <w:t xml:space="preserve">. Подпрограммы, которые компилируются, хранятся на сервере и могут </w:t>
        </w:r>
      </w:ins>
      <w:ins w:id="55" w:author="Глухов Максим" w:date="2026-09-30T15:41:00Z" w16du:dateUtc="2026-09-30T12:41:00Z">
        <w:r w:rsidR="00285726">
          <w:t>быть многократно вызваны.</w:t>
        </w:r>
      </w:ins>
    </w:p>
    <w:p w14:paraId="68842713" w14:textId="77777777" w:rsidR="00285726" w:rsidRDefault="007266E7" w:rsidP="00F55BD5">
      <w:pPr>
        <w:pStyle w:val="a3"/>
        <w:rPr>
          <w:ins w:id="56" w:author="Глухов Максим" w:date="2026-09-30T15:39:00Z" w16du:dateUtc="2026-09-30T12:39:00Z"/>
          <w:lang w:val="en-US"/>
        </w:rPr>
      </w:pPr>
      <w:r>
        <w:br/>
        <w:t>5. Что такое оконная функция? Чем она отличается от GROUP BY?</w:t>
      </w:r>
    </w:p>
    <w:p w14:paraId="1D4020C0" w14:textId="77777777" w:rsidR="00D25224" w:rsidRDefault="00D25224" w:rsidP="00285726">
      <w:pPr>
        <w:pStyle w:val="a3"/>
        <w:numPr>
          <w:ilvl w:val="0"/>
          <w:numId w:val="2"/>
        </w:numPr>
        <w:rPr>
          <w:ins w:id="57" w:author="Глухов Максим" w:date="2026-09-30T15:45:00Z" w16du:dateUtc="2026-09-30T12:45:00Z"/>
        </w:rPr>
      </w:pPr>
      <w:ins w:id="58" w:author="Глухов Максим" w:date="2026-09-30T15:44:00Z" w16du:dateUtc="2026-09-30T12:44:00Z">
        <w:r>
          <w:t>Задачи которые решаются окнами: ранжирование, сравнение со смещением(соседние элементы), агрегация и скользящие агрегаты в динамике</w:t>
        </w:r>
      </w:ins>
      <w:ins w:id="59" w:author="Глухов Максим" w:date="2026-09-30T15:45:00Z" w16du:dateUtc="2026-09-30T12:45:00Z">
        <w:r>
          <w:t>.</w:t>
        </w:r>
      </w:ins>
    </w:p>
    <w:p w14:paraId="692DD77C" w14:textId="511FEFCC" w:rsidR="007266E7" w:rsidRPr="00FB6A94" w:rsidRDefault="00D25224" w:rsidP="00285726">
      <w:pPr>
        <w:pStyle w:val="a3"/>
        <w:numPr>
          <w:ilvl w:val="0"/>
          <w:numId w:val="2"/>
        </w:numPr>
        <w:pPrChange w:id="60" w:author="Глухов Максим" w:date="2026-09-30T15:39:00Z" w16du:dateUtc="2026-09-30T12:39:00Z">
          <w:pPr>
            <w:pStyle w:val="a3"/>
          </w:pPr>
        </w:pPrChange>
      </w:pPr>
      <w:ins w:id="61" w:author="Глухов Максим" w:date="2026-09-30T15:45:00Z" w16du:dateUtc="2026-09-30T12:45:00Z">
        <w:r>
          <w:rPr>
            <w:lang w:val="en-US"/>
          </w:rPr>
          <w:t>GROUP</w:t>
        </w:r>
        <w:r w:rsidRPr="00D25224">
          <w:rPr>
            <w:rPrChange w:id="62" w:author="Глухов Максим" w:date="2026-09-30T15:45:00Z" w16du:dateUtc="2026-09-30T12:45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BY</w:t>
        </w:r>
        <w:r w:rsidRPr="00D25224">
          <w:rPr>
            <w:rPrChange w:id="63" w:author="Глухов Максим" w:date="2026-09-30T15:45:00Z" w16du:dateUtc="2026-09-30T12:45:00Z">
              <w:rPr>
                <w:lang w:val="en-US"/>
              </w:rPr>
            </w:rPrChange>
          </w:rPr>
          <w:t xml:space="preserve"> – </w:t>
        </w:r>
        <w:r>
          <w:t>собирает строки в группы и заменяет их одной агрегированной строкой,</w:t>
        </w:r>
        <w:r w:rsidRPr="00D25224">
          <w:rPr>
            <w:u w:val="single"/>
            <w:rPrChange w:id="64" w:author="Глухов Максим" w:date="2026-09-30T15:46:00Z" w16du:dateUtc="2026-09-30T12:46:00Z">
              <w:rPr/>
            </w:rPrChange>
          </w:rPr>
          <w:t xml:space="preserve"> тип в кучу скидывает всё</w:t>
        </w:r>
      </w:ins>
      <w:r w:rsidR="007266E7" w:rsidRPr="00D25224">
        <w:br/>
      </w:r>
      <w:r w:rsidR="007266E7">
        <w:br/>
      </w:r>
      <w:r w:rsidR="007266E7" w:rsidRPr="00D25224">
        <w:t>---</w:t>
      </w:r>
    </w:p>
    <w:p w14:paraId="77DCE1A8" w14:textId="77777777" w:rsidR="007266E7" w:rsidRPr="00D25224" w:rsidRDefault="007266E7" w:rsidP="007266E7">
      <w:pPr>
        <w:pStyle w:val="a3"/>
      </w:pPr>
    </w:p>
    <w:p w14:paraId="2F2BFD21" w14:textId="77777777" w:rsidR="007266E7" w:rsidRPr="00D25224" w:rsidRDefault="007266E7" w:rsidP="007266E7">
      <w:pPr>
        <w:pStyle w:val="a3"/>
      </w:pPr>
    </w:p>
    <w:p w14:paraId="04BB7897" w14:textId="6FC9E390" w:rsidR="007266E7" w:rsidRPr="00FB6A94" w:rsidRDefault="007266E7" w:rsidP="007266E7">
      <w:pPr>
        <w:pStyle w:val="a3"/>
        <w:rPr>
          <w:lang w:val="en-US"/>
          <w:rPrChange w:id="65" w:author="Глухов Максим" w:date="2026-09-30T15:11:00Z" w16du:dateUtc="2026-09-30T12:11:00Z">
            <w:rPr/>
          </w:rPrChange>
        </w:rPr>
      </w:pPr>
      <w:r w:rsidRPr="00D25224">
        <w:br/>
      </w:r>
      <w:r w:rsidRPr="00D25224">
        <w:br/>
      </w:r>
      <w:r>
        <w:lastRenderedPageBreak/>
        <w:t>Часть</w:t>
      </w:r>
      <w:r w:rsidRPr="00FB6A94">
        <w:rPr>
          <w:lang w:val="en-US"/>
          <w:rPrChange w:id="66" w:author="Глухов Максим" w:date="2026-09-30T15:11:00Z" w16du:dateUtc="2026-09-30T12:11:00Z">
            <w:rPr/>
          </w:rPrChange>
        </w:rPr>
        <w:t xml:space="preserve"> 2. </w:t>
      </w:r>
      <w:r>
        <w:t>Практические</w:t>
      </w:r>
      <w:r w:rsidRPr="00FB6A94">
        <w:rPr>
          <w:lang w:val="en-US"/>
          <w:rPrChange w:id="67" w:author="Глухов Максим" w:date="2026-09-30T15:11:00Z" w16du:dateUtc="2026-09-30T12:11:00Z">
            <w:rPr/>
          </w:rPrChange>
        </w:rPr>
        <w:t xml:space="preserve"> </w:t>
      </w:r>
      <w:r>
        <w:t>задания</w:t>
      </w:r>
      <w:r w:rsidRPr="00FB6A94">
        <w:rPr>
          <w:lang w:val="en-US"/>
          <w:rPrChange w:id="68" w:author="Глухов Максим" w:date="2026-09-30T15:11:00Z" w16du:dateUtc="2026-09-30T12:11:00Z">
            <w:rPr/>
          </w:rPrChange>
        </w:rPr>
        <w:t xml:space="preserve"> </w:t>
      </w:r>
      <w:r w:rsidRPr="00FB6A94">
        <w:rPr>
          <w:lang w:val="en-US"/>
          <w:rPrChange w:id="69" w:author="Глухов Максим" w:date="2026-09-30T15:11:00Z" w16du:dateUtc="2026-09-30T12:11:00Z">
            <w:rPr/>
          </w:rPrChange>
        </w:rPr>
        <w:br/>
      </w:r>
      <w:r w:rsidRPr="00FB6A94">
        <w:rPr>
          <w:lang w:val="en-US"/>
          <w:rPrChange w:id="70" w:author="Глухов Максим" w:date="2026-09-30T15:11:00Z" w16du:dateUtc="2026-09-30T12:11:00Z">
            <w:rPr/>
          </w:rPrChange>
        </w:rPr>
        <w:br/>
      </w:r>
      <w:r>
        <w:t>Схема</w:t>
      </w:r>
      <w:r w:rsidRPr="00FB6A94">
        <w:rPr>
          <w:lang w:val="en-US"/>
          <w:rPrChange w:id="71" w:author="Глухов Максим" w:date="2026-09-30T15:11:00Z" w16du:dateUtc="2026-09-30T12:11:00Z">
            <w:rPr/>
          </w:rPrChange>
        </w:rPr>
        <w:t xml:space="preserve"> </w:t>
      </w:r>
      <w:r>
        <w:t>базы</w:t>
      </w:r>
      <w:r w:rsidRPr="00FB6A94">
        <w:rPr>
          <w:lang w:val="en-US"/>
          <w:rPrChange w:id="72" w:author="Глухов Максим" w:date="2026-09-30T15:11:00Z" w16du:dateUtc="2026-09-30T12:11:00Z">
            <w:rPr/>
          </w:rPrChange>
        </w:rPr>
        <w:t xml:space="preserve"> </w:t>
      </w:r>
      <w:r>
        <w:t>данных</w:t>
      </w:r>
    </w:p>
    <w:p w14:paraId="1FD4E26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Employees (</w:t>
      </w:r>
    </w:p>
    <w:p w14:paraId="44FF621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EmployeeID   INT PRIMARY KEY,</w:t>
      </w:r>
    </w:p>
    <w:p w14:paraId="1462D4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NVARCHAR(100)  NOT NULL,</w:t>
      </w:r>
    </w:p>
    <w:p w14:paraId="2E8AFBD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ManagerID    INT NULL REFERENCES Employees(EmployeeID),</w:t>
      </w:r>
    </w:p>
    <w:p w14:paraId="24EC3D8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DepartmentID INT NOT NULL,</w:t>
      </w:r>
    </w:p>
    <w:p w14:paraId="16001B8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Salary       DECIMAL(10,2)  NOT NULL,</w:t>
      </w:r>
    </w:p>
    <w:p w14:paraId="1D2D2D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HireDate     DATE           NOT NULL</w:t>
      </w:r>
    </w:p>
    <w:p w14:paraId="69472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9AFFF4B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1C75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Departments (</w:t>
      </w:r>
    </w:p>
    <w:p w14:paraId="33A978C6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DepartmentID INT PRIMARY KEY,</w:t>
      </w:r>
    </w:p>
    <w:p w14:paraId="078B1CCC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NVARCHAR(100) NOT NULL,</w:t>
      </w:r>
    </w:p>
    <w:p w14:paraId="7EDC81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City         NVARCHAR(50)</w:t>
      </w:r>
    </w:p>
    <w:p w14:paraId="6C70FCF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5A5A5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6EFC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Sales (</w:t>
      </w:r>
    </w:p>
    <w:p w14:paraId="16BAAA79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SaleID     INT PRIMARY KEY,</w:t>
      </w:r>
    </w:p>
    <w:p w14:paraId="122AA885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EmployeeID INT NOT NULL REFERENCES Employees(EmployeeID),</w:t>
      </w:r>
    </w:p>
    <w:p w14:paraId="098FB183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SaleDate   DATE NOT NULL,</w:t>
      </w:r>
    </w:p>
    <w:p w14:paraId="6899B51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Amount     DECIMAL(10,2) NOT NULL</w:t>
      </w:r>
    </w:p>
    <w:p w14:paraId="6BC55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71FE0BB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Departments VALUES</w:t>
      </w:r>
    </w:p>
    <w:p w14:paraId="3CFD155D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'IT', '</w:t>
      </w:r>
      <w:r>
        <w:t>Москва</w:t>
      </w:r>
      <w:r w:rsidRPr="007266E7">
        <w:rPr>
          <w:lang w:val="en-US"/>
        </w:rPr>
        <w:t>'),</w:t>
      </w:r>
    </w:p>
    <w:p w14:paraId="542969CD" w14:textId="77777777" w:rsidR="007266E7" w:rsidRDefault="007266E7" w:rsidP="007266E7">
      <w:pPr>
        <w:pStyle w:val="HTML"/>
      </w:pPr>
      <w:r>
        <w:t>(2, 'Sales', 'Санкт-Петербург'),</w:t>
      </w:r>
    </w:p>
    <w:p w14:paraId="53CCAF38" w14:textId="77777777" w:rsidR="007266E7" w:rsidRDefault="007266E7" w:rsidP="007266E7">
      <w:pPr>
        <w:pStyle w:val="HTML"/>
      </w:pPr>
      <w:r>
        <w:t>(3, 'HR', 'Москва');</w:t>
      </w:r>
    </w:p>
    <w:p w14:paraId="6E6AD7B3" w14:textId="77777777" w:rsidR="007266E7" w:rsidRDefault="007266E7" w:rsidP="007266E7">
      <w:pPr>
        <w:pStyle w:val="HTML"/>
      </w:pPr>
    </w:p>
    <w:p w14:paraId="13E1DE7F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Employees VALUES</w:t>
      </w:r>
    </w:p>
    <w:p w14:paraId="5B217A56" w14:textId="77777777" w:rsidR="007266E7" w:rsidRPr="00FB6A94" w:rsidRDefault="007266E7" w:rsidP="007266E7">
      <w:pPr>
        <w:pStyle w:val="HTML"/>
        <w:rPr>
          <w:rPrChange w:id="73" w:author="Глухов Максим" w:date="2026-09-30T15:10:00Z" w16du:dateUtc="2026-09-30T12:10:00Z">
            <w:rPr>
              <w:lang w:val="en-US"/>
            </w:rPr>
          </w:rPrChange>
        </w:rPr>
      </w:pPr>
      <w:r w:rsidRPr="00FB6A94">
        <w:rPr>
          <w:rPrChange w:id="74" w:author="Глухов Максим" w:date="2026-09-30T15:10:00Z" w16du:dateUtc="2026-09-30T12:10:00Z">
            <w:rPr>
              <w:lang w:val="en-US"/>
            </w:rPr>
          </w:rPrChange>
        </w:rPr>
        <w:t>(1, '</w:t>
      </w:r>
      <w:r>
        <w:t>Иванов</w:t>
      </w:r>
      <w:r w:rsidRPr="00FB6A94">
        <w:rPr>
          <w:rPrChange w:id="75" w:author="Глухов Максим" w:date="2026-09-30T15:10:00Z" w16du:dateUtc="2026-09-30T12:10:00Z">
            <w:rPr>
              <w:lang w:val="en-US"/>
            </w:rPr>
          </w:rPrChange>
        </w:rPr>
        <w:t xml:space="preserve">',  </w:t>
      </w:r>
      <w:r w:rsidRPr="007266E7">
        <w:rPr>
          <w:lang w:val="en-US"/>
        </w:rPr>
        <w:t>NULL</w:t>
      </w:r>
      <w:r w:rsidRPr="00FB6A94">
        <w:rPr>
          <w:rPrChange w:id="76" w:author="Глухов Максим" w:date="2026-09-30T15:10:00Z" w16du:dateUtc="2026-09-30T12:10:00Z">
            <w:rPr>
              <w:lang w:val="en-US"/>
            </w:rPr>
          </w:rPrChange>
        </w:rPr>
        <w:t>, 1, 200000, '2015-03-01'),</w:t>
      </w:r>
    </w:p>
    <w:p w14:paraId="2E5F2B08" w14:textId="77777777" w:rsidR="007266E7" w:rsidRDefault="007266E7" w:rsidP="007266E7">
      <w:pPr>
        <w:pStyle w:val="HTML"/>
      </w:pPr>
      <w:r>
        <w:t>(2, 'Петров',  1,    1, 150000, '2018-06-15'),</w:t>
      </w:r>
    </w:p>
    <w:p w14:paraId="14029A11" w14:textId="77777777" w:rsidR="007266E7" w:rsidRDefault="007266E7" w:rsidP="007266E7">
      <w:pPr>
        <w:pStyle w:val="HTML"/>
      </w:pPr>
      <w:r>
        <w:t>(3, 'Сидоров', 1,    2, 120000, '2019-09-01'),</w:t>
      </w:r>
    </w:p>
    <w:p w14:paraId="42DD2E94" w14:textId="77777777" w:rsidR="007266E7" w:rsidRDefault="007266E7" w:rsidP="007266E7">
      <w:pPr>
        <w:pStyle w:val="HTML"/>
      </w:pPr>
      <w:r>
        <w:t>(4, 'Кузнецов',2,    1, 100000, '2021-01-10'),</w:t>
      </w:r>
    </w:p>
    <w:p w14:paraId="3A50CAA5" w14:textId="77777777" w:rsidR="007266E7" w:rsidRDefault="007266E7" w:rsidP="007266E7">
      <w:pPr>
        <w:pStyle w:val="HTML"/>
      </w:pPr>
      <w:r>
        <w:t>(5, 'Смирнова',3,    2,  90000, '2022-05-20'),</w:t>
      </w:r>
    </w:p>
    <w:p w14:paraId="487ADE7A" w14:textId="77777777" w:rsidR="007266E7" w:rsidRPr="00FB6A94" w:rsidRDefault="007266E7" w:rsidP="007266E7">
      <w:pPr>
        <w:pStyle w:val="HTML"/>
        <w:rPr>
          <w:rPrChange w:id="77" w:author="Глухов Максим" w:date="2026-09-30T15:10:00Z" w16du:dateUtc="2026-09-30T12:10:00Z">
            <w:rPr>
              <w:lang w:val="en-US"/>
            </w:rPr>
          </w:rPrChange>
        </w:rPr>
      </w:pPr>
      <w:r w:rsidRPr="00FB6A94">
        <w:rPr>
          <w:rPrChange w:id="78" w:author="Глухов Максим" w:date="2026-09-30T15:10:00Z" w16du:dateUtc="2026-09-30T12:10:00Z">
            <w:rPr>
              <w:lang w:val="en-US"/>
            </w:rPr>
          </w:rPrChange>
        </w:rPr>
        <w:t>(6, '</w:t>
      </w:r>
      <w:r>
        <w:t>Попов</w:t>
      </w:r>
      <w:r w:rsidRPr="00FB6A94">
        <w:rPr>
          <w:rPrChange w:id="79" w:author="Глухов Максим" w:date="2026-09-30T15:10:00Z" w16du:dateUtc="2026-09-30T12:10:00Z">
            <w:rPr>
              <w:lang w:val="en-US"/>
            </w:rPr>
          </w:rPrChange>
        </w:rPr>
        <w:t>',   3,    3,  80000, '2023-02-01');</w:t>
      </w:r>
    </w:p>
    <w:p w14:paraId="2CB5D38D" w14:textId="77777777" w:rsidR="007266E7" w:rsidRPr="00FB6A94" w:rsidRDefault="007266E7" w:rsidP="007266E7">
      <w:pPr>
        <w:pStyle w:val="HTML"/>
        <w:rPr>
          <w:rPrChange w:id="80" w:author="Глухов Максим" w:date="2026-09-30T15:10:00Z" w16du:dateUtc="2026-09-30T12:10:00Z">
            <w:rPr>
              <w:lang w:val="en-US"/>
            </w:rPr>
          </w:rPrChange>
        </w:rPr>
      </w:pPr>
    </w:p>
    <w:p w14:paraId="56818AE8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Sales VALUES</w:t>
      </w:r>
    </w:p>
    <w:p w14:paraId="42BAD97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2, '2023-01-15', 5000),</w:t>
      </w:r>
    </w:p>
    <w:p w14:paraId="1534CB3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(2, 2, '2023-02-20', 7000),</w:t>
      </w:r>
    </w:p>
    <w:p w14:paraId="2565174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(3, 2, '2023-03-25', 3000),</w:t>
      </w:r>
    </w:p>
    <w:p w14:paraId="323A18BE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(4, 3, '2023-01-10', 8000),</w:t>
      </w:r>
    </w:p>
    <w:p w14:paraId="79D3FBB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(5, 3, '2023-04-05', 6000),</w:t>
      </w:r>
    </w:p>
    <w:p w14:paraId="546CEC14" w14:textId="77777777" w:rsidR="007266E7" w:rsidRPr="00FB6A94" w:rsidRDefault="007266E7" w:rsidP="007266E7">
      <w:pPr>
        <w:pStyle w:val="HTML"/>
        <w:rPr>
          <w:lang w:val="en-US"/>
          <w:rPrChange w:id="81" w:author="Глухов Максим" w:date="2026-09-30T15:11:00Z" w16du:dateUtc="2026-09-30T12:11:00Z">
            <w:rPr/>
          </w:rPrChange>
        </w:rPr>
      </w:pPr>
      <w:r w:rsidRPr="00FB6A94">
        <w:rPr>
          <w:lang w:val="en-US"/>
          <w:rPrChange w:id="82" w:author="Глухов Максим" w:date="2026-09-30T15:11:00Z" w16du:dateUtc="2026-09-30T12:11:00Z">
            <w:rPr/>
          </w:rPrChange>
        </w:rPr>
        <w:t>(6, 4, '2023-05-01', 2000),</w:t>
      </w:r>
    </w:p>
    <w:p w14:paraId="71A9AF7A" w14:textId="77777777" w:rsidR="007266E7" w:rsidRDefault="007266E7" w:rsidP="007266E7">
      <w:pPr>
        <w:pStyle w:val="HTML"/>
      </w:pPr>
      <w:r>
        <w:t>(7, 5, '2023-06-01', 9000);</w:t>
      </w:r>
    </w:p>
    <w:p w14:paraId="7E771E85" w14:textId="6B4405DE" w:rsidR="007266E7" w:rsidRDefault="007266E7" w:rsidP="007266E7">
      <w:pPr>
        <w:pStyle w:val="a3"/>
      </w:pPr>
    </w:p>
    <w:p w14:paraId="0E5CBA0D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2FCA57" w14:textId="77777777" w:rsidR="001C5DD8" w:rsidRDefault="007266E7" w:rsidP="007266E7">
      <w:pPr>
        <w:spacing w:before="100" w:beforeAutospacing="1" w:after="100" w:afterAutospacing="1" w:line="240" w:lineRule="auto"/>
        <w:rPr>
          <w:ins w:id="83" w:author="Глухов Максим" w:date="2026-09-30T15:59:00Z" w16du:dateUtc="2026-09-30T12:59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1. Основы T-SQL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 список сотрудников, у которых: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зарплата больше средней по компании,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они приняты на работу после 2020-01-01,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отсортировано по зарплате по убыванию.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Выведите: Name, Salary, HireDate, отклонение от средней (Salary - AvgSalary).</w:t>
      </w:r>
    </w:p>
    <w:p w14:paraId="55A51710" w14:textId="7F3964B7" w:rsidR="001C5DD8" w:rsidRDefault="001C5DD8" w:rsidP="007266E7">
      <w:pPr>
        <w:spacing w:before="100" w:beforeAutospacing="1" w:after="100" w:afterAutospacing="1" w:line="240" w:lineRule="auto"/>
        <w:rPr>
          <w:ins w:id="84" w:author="Глухов Максим" w:date="2026-09-30T16:05:00Z" w16du:dateUtc="2026-09-30T13:05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ins w:id="85" w:author="Глухов Максим" w:date="2026-09-30T15:59:00Z" w16du:dateUtc="2026-09-30T12:59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РЕЕшние:</w:t>
        </w:r>
      </w:ins>
    </w:p>
    <w:p w14:paraId="29273DBF" w14:textId="468599F4" w:rsidR="00D939ED" w:rsidRDefault="00D939ED" w:rsidP="007266E7">
      <w:pPr>
        <w:spacing w:before="100" w:beforeAutospacing="1" w:after="100" w:afterAutospacing="1" w:line="240" w:lineRule="auto"/>
        <w:rPr>
          <w:ins w:id="86" w:author="Глухов Максим" w:date="2026-09-30T15:59:00Z" w16du:dateUtc="2026-09-30T12:59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ins w:id="87" w:author="Глухов Максим" w:date="2026-09-30T16:05:00Z" w16du:dateUtc="2026-09-30T13:05:00Z">
        <w:r w:rsidRPr="00D939ED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rawing>
            <wp:inline distT="0" distB="0" distL="0" distR="0" wp14:anchorId="0E6FF046" wp14:editId="4EBC7385">
              <wp:extent cx="5940425" cy="1738630"/>
              <wp:effectExtent l="0" t="0" r="3175" b="0"/>
              <wp:docPr id="1895771797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5771797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7386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C8BCA84" w14:textId="79930C59" w:rsidR="001C5DD8" w:rsidRPr="001C5DD8" w:rsidRDefault="00D939ED" w:rsidP="007266E7">
      <w:pPr>
        <w:spacing w:before="100" w:beforeAutospacing="1" w:after="100" w:afterAutospacing="1" w:line="240" w:lineRule="auto"/>
        <w:rPr>
          <w:ins w:id="88" w:author="Глухов Максим" w:date="2026-09-30T15:59:00Z" w16du:dateUtc="2026-09-30T12:59:00Z"/>
          <w:rFonts w:ascii="Times New Roman" w:eastAsia="Times New Roman" w:hAnsi="Times New Roman" w:cs="Times New Roman"/>
          <w:b/>
          <w:bCs/>
          <w:sz w:val="24"/>
          <w:szCs w:val="24"/>
          <w:lang w:eastAsia="ru-RU"/>
          <w:rPrChange w:id="89" w:author="Глухов Максим" w:date="2026-09-30T15:59:00Z" w16du:dateUtc="2026-09-30T12:59:00Z">
            <w:rPr>
              <w:ins w:id="90" w:author="Глухов Максим" w:date="2026-09-30T15:59:00Z" w16du:dateUtc="2026-09-30T12:59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91" w:author="Глухов Максим" w:date="2026-09-30T16:05:00Z" w16du:dateUtc="2026-09-30T13:05:00Z">
        <w:r w:rsidRPr="00D939ED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rawing>
            <wp:inline distT="0" distB="0" distL="0" distR="0" wp14:anchorId="194DA666" wp14:editId="52F55877">
              <wp:extent cx="4686954" cy="1076475"/>
              <wp:effectExtent l="0" t="0" r="0" b="9525"/>
              <wp:docPr id="88220395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220395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954" cy="1076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897905A" w14:textId="77777777" w:rsidR="00917CCC" w:rsidRDefault="007266E7" w:rsidP="007266E7">
      <w:pPr>
        <w:spacing w:before="100" w:beforeAutospacing="1" w:after="100" w:afterAutospacing="1" w:line="240" w:lineRule="auto"/>
        <w:rPr>
          <w:ins w:id="92" w:author="Глухов Максим" w:date="2026-09-30T16:24:00Z" w16du:dateUtc="2026-09-30T13:24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2. Рекурсивный CTE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Постройте иерархию подчинённых, начиная с топ-менеджера (ManagerID IS NULL).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Выведите: EmployeeID, Name, ManagerID, Level (уровень в иерархии), полный путь вида Гендиректор → Иванов → Петров.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вывода: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EmployeeID Name ManagerID Level Path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Иванов NULL 0 Иванов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Петров 1 1 Иванов → Петров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3. Оконные функции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отдела выведите сотрудников и: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Name, DepartmentID, Salary;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ранг сотрудника по зарплате внутри отдела (RankInDept);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среднюю зарплату по отделу (AvgSalaryDept);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накопительную сумму зарплат внутри отдела по возрастанию HireDate (RunningTotal);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разницу между зарплатой сотрудника и максимальной зарплатой в его отделе (DiffToMax).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Отсортируйте по DepartmentID, затем по RankInDept.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4. APPLY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сотрудника выведите две последние продажи (если их нет — сотрудник всё равно должен попасть в выборку).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Выведите: Name, SaleDate, Amount.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Ограничение: для каждой продажи посчитайте также номер по порядку (RowNum = 1 или 2) через оконную функцию. Используйте OUTER APPLY.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E509E7" w14:textId="74928459" w:rsidR="00917CCC" w:rsidRDefault="00917CCC" w:rsidP="007266E7">
      <w:pPr>
        <w:spacing w:before="100" w:beforeAutospacing="1" w:after="100" w:afterAutospacing="1" w:line="240" w:lineRule="auto"/>
        <w:rPr>
          <w:ins w:id="93" w:author="Глухов Максим" w:date="2026-09-30T16:24:00Z" w16du:dateUtc="2026-09-30T13:24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94" w:author="Глухов Максим" w:date="2026-09-30T16:24:00Z" w16du:dateUtc="2026-09-30T13:2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РЕШЕНИЕ:</w:t>
        </w:r>
      </w:ins>
    </w:p>
    <w:p w14:paraId="7246255A" w14:textId="777AD3A6" w:rsidR="00917CCC" w:rsidRPr="00917CCC" w:rsidRDefault="00917CCC" w:rsidP="007266E7">
      <w:pPr>
        <w:spacing w:before="100" w:beforeAutospacing="1" w:after="100" w:afterAutospacing="1" w:line="240" w:lineRule="auto"/>
        <w:rPr>
          <w:ins w:id="95" w:author="Глухов Максим" w:date="2026-09-30T16:24:00Z" w16du:dateUtc="2026-09-30T13:24:00Z"/>
          <w:rFonts w:ascii="Times New Roman" w:eastAsia="Times New Roman" w:hAnsi="Times New Roman" w:cs="Times New Roman"/>
          <w:sz w:val="24"/>
          <w:szCs w:val="24"/>
          <w:lang w:eastAsia="ru-RU"/>
          <w:rPrChange w:id="96" w:author="Глухов Максим" w:date="2026-09-30T16:24:00Z" w16du:dateUtc="2026-09-30T13:24:00Z">
            <w:rPr>
              <w:ins w:id="97" w:author="Глухов Максим" w:date="2026-09-30T16:24:00Z" w16du:dateUtc="2026-09-30T13:24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98" w:author="Глухов Максим" w:date="2026-09-30T16:24:00Z" w16du:dateUtc="2026-09-30T13:24:00Z">
        <w:r w:rsidRPr="00917CC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3E167F57" wp14:editId="5677BFE8">
              <wp:extent cx="3482429" cy="3421380"/>
              <wp:effectExtent l="0" t="0" r="3810" b="7620"/>
              <wp:docPr id="1664236509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64236509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86517" cy="34253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65A2D7D" w14:textId="5887B0D4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5. Представление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Создайте представление vw_EmployeeStats, которое для каждого сотрудника возвращает: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EmployeeID, Name, DepartmentName;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TotalSales — общая сумма продаж;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SalesCount — количество продаж;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RankInCompany — ранг сотрудника по общей сумме продаж по всей компании (оконная функция).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TotalSales = 0, SalesCount = 0.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 * FROM vw_EmployeeStats ORDER BY RankInCompany.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Хранимая процедура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Создайте процедуру usp_GetDepartmentReport:</w:t>
      </w:r>
    </w:p>
    <w:p w14:paraId="789CED42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@DepartmentID INT,</w:t>
      </w:r>
    </w:p>
    <w:p w14:paraId="3A50B9C4" w14:textId="3A5FF464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@MinSalary DECIMAL(10,2) = 0</w:t>
      </w:r>
    </w:p>
    <w:p w14:paraId="0E2F74B3" w14:textId="4D9CBEB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35BD6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9318AD" w14:textId="77777777" w:rsidR="002F12F7" w:rsidRDefault="007266E7" w:rsidP="007266E7">
      <w:pPr>
        <w:spacing w:before="100" w:beforeAutospacing="1" w:after="100" w:afterAutospacing="1" w:line="240" w:lineRule="auto"/>
        <w:rPr>
          <w:ins w:id="99" w:author="Глухов Максим" w:date="2026-09-30T16:21:00Z" w16du:dateUtc="2026-09-30T13:21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@MinSalary, а также: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общее количество сотрудников (TotalEmployees);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суммарную зарплату (TotalSalary).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отдел не найден — вывести сообщение об ошибке через RAISERROR или THROW.</w:t>
      </w:r>
    </w:p>
    <w:p w14:paraId="0599B3FC" w14:textId="77777777" w:rsidR="002F12F7" w:rsidRDefault="002F12F7" w:rsidP="007266E7">
      <w:pPr>
        <w:spacing w:before="100" w:beforeAutospacing="1" w:after="100" w:afterAutospacing="1" w:line="240" w:lineRule="auto"/>
        <w:rPr>
          <w:ins w:id="100" w:author="Глухов Максим" w:date="2026-09-30T16:21:00Z" w16du:dateUtc="2026-09-30T13:21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ins w:id="101" w:author="Глухов Максим" w:date="2026-09-30T16:21:00Z" w16du:dateUtc="2026-09-30T13:21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Решение:</w:t>
        </w:r>
      </w:ins>
    </w:p>
    <w:p w14:paraId="29A70CB7" w14:textId="2BBCBB2B" w:rsidR="007266E7" w:rsidRPr="007266E7" w:rsidRDefault="00330254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02" w:author="Глухов Максим" w:date="2026-09-30T16:22:00Z" w16du:dateUtc="2026-09-30T13:22:00Z">
        <w:r w:rsidRPr="0033025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lastRenderedPageBreak/>
          <w:drawing>
            <wp:inline distT="0" distB="0" distL="0" distR="0" wp14:anchorId="0265342C" wp14:editId="1B18C48B">
              <wp:extent cx="5940425" cy="4930140"/>
              <wp:effectExtent l="0" t="0" r="3175" b="3810"/>
              <wp:docPr id="753864457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53864457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9301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7. Скалярная функция </w:t>
      </w:r>
      <w:del w:id="103" w:author="teacher" w:date="2026-09-30T14:54:00Z">
        <w:r w:rsidR="007266E7" w:rsidRPr="007266E7" w:rsidDel="007266E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(4 балла)</w:delText>
        </w:r>
      </w:del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Создайте функцию fn_GetEmployeeLevel(@EmployeeID INT), возвращающую INT — уровень сотрудника в иерархии (0 для топ-менеджера). Внутри используйте рекурсивный CTE.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275995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 EmployeeID, Name, dbo.fn_GetEmployeeLevel(EmployeeID) AS Level</w:t>
      </w:r>
    </w:p>
    <w:p w14:paraId="114E059F" w14:textId="23EE5C0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FROM Employees;</w:t>
      </w:r>
    </w:p>
    <w:p w14:paraId="0A4E09F6" w14:textId="6EE0CE6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BFDF2" w14:textId="0129F85F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2A049E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2AE8C" w14:textId="77777777" w:rsidR="004C001D" w:rsidRDefault="004C001D"/>
    <w:sectPr w:rsidR="004C0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5EC4"/>
    <w:multiLevelType w:val="hybridMultilevel"/>
    <w:tmpl w:val="26D4D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E74F5"/>
    <w:multiLevelType w:val="hybridMultilevel"/>
    <w:tmpl w:val="DE88C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958353">
    <w:abstractNumId w:val="1"/>
  </w:num>
  <w:num w:numId="2" w16cid:durableId="5760902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Глухов Максим">
    <w15:presenceInfo w15:providerId="Windows Live" w15:userId="eddcd2daebd48c38"/>
  </w15:person>
  <w15:person w15:author="teacher">
    <w15:presenceInfo w15:providerId="AD" w15:userId="S-1-5-21-2459061095-2398915004-47243010-1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6"/>
    <w:rsid w:val="001C5DD8"/>
    <w:rsid w:val="00254E33"/>
    <w:rsid w:val="00285726"/>
    <w:rsid w:val="002F12F7"/>
    <w:rsid w:val="00330254"/>
    <w:rsid w:val="004C001D"/>
    <w:rsid w:val="007266E7"/>
    <w:rsid w:val="00917CCC"/>
    <w:rsid w:val="009E27A6"/>
    <w:rsid w:val="00D25224"/>
    <w:rsid w:val="00D939ED"/>
    <w:rsid w:val="00DB7852"/>
    <w:rsid w:val="00E94B14"/>
    <w:rsid w:val="00F55BD5"/>
    <w:rsid w:val="00FB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0AC1"/>
  <w15:chartTrackingRefBased/>
  <w15:docId w15:val="{474FF07F-C4A1-4C39-9005-726E7A5D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26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6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Revision"/>
    <w:hidden/>
    <w:uiPriority w:val="99"/>
    <w:semiHidden/>
    <w:rsid w:val="00FB6A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Глухов Максим</cp:lastModifiedBy>
  <cp:revision>7</cp:revision>
  <dcterms:created xsi:type="dcterms:W3CDTF">2026-09-30T12:09:00Z</dcterms:created>
  <dcterms:modified xsi:type="dcterms:W3CDTF">2026-09-30T13:24:00Z</dcterms:modified>
</cp:coreProperties>
</file>